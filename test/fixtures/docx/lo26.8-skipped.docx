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bidi w:val="0"/>
        <w:rPr/>
      </w:pPr>
      <w:r>
        <w:rPr/>
        <w:t>Contents: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bidi w:val="0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18_533350185" w:tooltip="Chapter one">
            <w:r>
              <w:rPr>
                <w:rStyle w:val="IndexLink"/>
              </w:rPr>
              <w:t>Chapter one</w:t>
              <w:tab/>
              <w:t>1</w:t>
            </w:r>
          </w:hyperlink>
        </w:p>
        <w:p>
          <w:pPr>
            <w:pStyle w:val="TOC1"/>
            <w:tabs>
              <w:tab w:val="clear" w:pos="9638"/>
              <w:tab w:val="right" w:pos="9637" w:leader="dot"/>
            </w:tabs>
            <w:bidi w:val="0"/>
            <w:rPr/>
          </w:pPr>
          <w:hyperlink w:anchor="__RefHeading___Toc20_533350185" w:tooltip="Chapter two">
            <w:r>
              <w:rPr>
                <w:rStyle w:val="IndexLink"/>
              </w:rPr>
              <w:t>Chapter two</w:t>
              <w:tab/>
              <w:t>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rPr/>
      </w:pPr>
      <w:bookmarkStart w:id="0" w:name="__RefHeading___Toc18_533350185"/>
      <w:bookmarkEnd w:id="0"/>
      <w:r>
        <w:rPr/>
        <w:t>Chapter one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Body with a footnote</w:t>
      </w:r>
      <w:r>
        <w:rPr>
          <w:rStyle w:val="FootnoteReference"/>
        </w:rPr>
        <w:footnoteReference w:id="2"/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Body with an endnote</w:t>
      </w:r>
      <w:r>
        <w:rPr>
          <w:rStyle w:val="EndnoteReference"/>
        </w:rPr>
        <w:endnoteReference w:id="2"/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Anchor for a text box.</w:t>
      </w:r>
      <w:r>
        <mc:AlternateContent>
          <mc:Choice Requires="wps">
            <w:drawing>
              <wp:anchor distT="72390" distB="72390" distL="72390" distR="7239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1800225" cy="28448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  <w:t>Boxed words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41.75pt;height:22.4pt;mso-wrap-distance-left:5.7pt;mso-wrap-distance-right:5.7pt;mso-wrap-distance-top:5.7pt;mso-wrap-distance-bottom:5.7pt;margin-top:5.7pt;mso-position-vertical:top;mso-position-vertical-relative:text;margin-left:170.1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>Boxed words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Commented words</w:t>
      </w:r>
      <w:r>
        <w:rPr/>
        <w:commentReference w:id="0"/>
      </w:r>
    </w:p>
    <w:p>
      <w:pPr>
        <w:pStyle w:val="Normal"/>
        <w:numPr>
          <w:ilvl w:val="0"/>
          <w:numId w:val="0"/>
        </w:numPr>
        <w:bidi w:val="0"/>
        <w:rPr/>
        <w:sectPr>
          <w:headerReference w:type="default" r:id="rId2"/>
          <w:footerReference w:type="default" r:id="rId3"/>
          <w:footnotePr>
            <w:numFmt w:val="decimal"/>
          </w:footnotePr>
          <w:endnotePr>
            <w:numFmt w:val="lowerRoman"/>
          </w:endnotePr>
          <w:type w:val="nextPage"/>
          <w:pgSz w:w="11906" w:h="16838"/>
          <w:pgMar w:left="1134" w:right="1134" w:gutter="0" w:header="1134" w:top="1417" w:footer="1134" w:bottom="1417"/>
          <w:pgNumType w:fmt="decimal"/>
          <w:formProt w:val="false"/>
          <w:textDirection w:val="lrTb"/>
        </w:sectPr>
      </w:pPr>
      <w:r>
        <w:rPr/>
        <w:t xml:space="preserve">Kept </w:t>
      </w:r>
      <w:ins w:id="0" w:author="Unknown Author" w:date="2026-09-29T21:10:15Z">
        <w:r>
          <w:rPr/>
          <w:t xml:space="preserve">inserted </w:t>
        </w:r>
      </w:ins>
      <w:del w:id="1" w:author="Unknown Author" w:date="2026-09-29T21:10:15Z">
        <w:r>
          <w:rPr/>
          <w:delText xml:space="preserve">deleted </w:delText>
        </w:r>
      </w:del>
      <w:r>
        <w:rPr/>
        <w:t>words.</w:t>
      </w:r>
    </w:p>
    <w:p>
      <w:pPr>
        <w:pStyle w:val="Heading1"/>
        <w:numPr>
          <w:ilvl w:val="0"/>
          <w:numId w:val="0"/>
        </w:numPr>
        <w:bidi w:val="0"/>
        <w:rPr/>
      </w:pPr>
      <w:bookmarkStart w:id="1" w:name="__RefHeading___Toc20_533350185"/>
      <w:bookmarkEnd w:id="1"/>
      <w:r>
        <w:rPr/>
        <w:t>Chapter two</w:t>
      </w:r>
    </w:p>
    <w:p>
      <w:pPr>
        <w:pStyle w:val="Normal"/>
        <w:numPr>
          <w:ilvl w:val="0"/>
          <w:numId w:val="0"/>
        </w:numPr>
        <w:bidi w:val="0"/>
        <w:rPr/>
      </w:pPr>
      <w:r>
        <w:rPr/>
        <w:t>Landscape page.</w:t>
      </w:r>
    </w:p>
    <w:sectPr>
      <w:headerReference w:type="default" r:id="rId4"/>
      <w:headerReference w:type="first" r:id="rId5"/>
      <w:footerReference w:type="default" r:id="rId6"/>
      <w:footerReference w:type="first" r:id="rId7"/>
      <w:footnotePr>
        <w:numFmt w:val="decimal"/>
      </w:footnotePr>
      <w:endnotePr>
        <w:numFmt w:val="lowerRoman"/>
      </w:endnote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Corpus" w:initials="">
    <w:p>
      <w:r>
        <w:annotationRef/>
      </w:r>
      <w:r>
        <w:t>A comment.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rPr/>
      </w:pPr>
      <w:r>
        <w:rPr>
          <w:rStyle w:val="EndnoteCharacters"/>
        </w:rPr>
        <w:endnoteRef/>
      </w:r>
      <w:r>
        <w:rPr/>
        <w:tab/>
        <w:t>The 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Running footer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footnoteRef/>
      </w:r>
      <w:r>
        <w:rPr/>
        <w:tab/>
        <w:t>The 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Running header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Arial Unicode M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Comment">
    <w:name w:val="Comment"/>
    <w:basedOn w:val="Normal"/>
    <w:qFormat/>
    <w:pPr>
      <w:spacing w:lineRule="auto" w:line="240" w:before="56" w:after="0"/>
      <w:ind w:hanging="0" w:left="57" w:right="57"/>
    </w:pPr>
    <w:rPr>
      <w:color w:val="auto"/>
      <w:sz w:val="20"/>
      <w:szCs w:val="20"/>
    </w:rPr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comments" Target="comments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2026-09-29T21:10:15Z</dcterms:modified>
  <cp:revision>1</cp:revision>
  <dc:subject/>
  <dc:title/>
</cp:coreProperties>
</file>