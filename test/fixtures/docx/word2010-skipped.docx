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F25" w:rsidRDefault="00D43DF8" w:rsidP="00D43DF8">
      <w:r>
        <w:t>Contents:</w:t>
      </w:r>
    </w:p>
    <w:p w:rsidR="00D43DF8" w:rsidRDefault="00D43DF8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Chapter 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_Toc241608189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D43DF8" w:rsidRDefault="00D43DF8">
      <w:pPr>
        <w:pStyle w:val="11"/>
        <w:tabs>
          <w:tab w:val="right" w:leader="dot" w:pos="9345"/>
        </w:tabs>
        <w:rPr>
          <w:noProof/>
        </w:rPr>
      </w:pPr>
      <w:r>
        <w:rPr>
          <w:noProof/>
        </w:rPr>
        <w:t>Chapter two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_Toc241608190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D43DF8" w:rsidRDefault="00D43DF8" w:rsidP="00D43DF8">
      <w:pPr>
        <w:pStyle w:val="1"/>
      </w:pPr>
      <w:r>
        <w:fldChar w:fldCharType="end"/>
      </w:r>
      <w:bookmarkStart w:id="0" w:name="_Toc241608189"/>
      <w:r>
        <w:t>Chapter one</w:t>
      </w:r>
      <w:bookmarkEnd w:id="0"/>
    </w:p>
    <w:p w:rsidR="00D43DF8" w:rsidRDefault="00D43DF8" w:rsidP="00D43DF8">
      <w:r>
        <w:t>Body with a footnote</w:t>
      </w:r>
      <w:r>
        <w:rPr>
          <w:rStyle w:val="a9"/>
        </w:rPr>
        <w:footnoteReference w:id="1"/>
      </w:r>
    </w:p>
    <w:p w:rsidR="00D43DF8" w:rsidRDefault="00D43DF8" w:rsidP="00D43DF8">
      <w:r>
        <w:t>Body with an endnote</w:t>
      </w:r>
      <w:r>
        <w:rPr>
          <w:rStyle w:val="ac"/>
        </w:rPr>
        <w:endnoteReference w:id="1"/>
      </w:r>
    </w:p>
    <w:p w:rsidR="00D43DF8" w:rsidRDefault="00D43DF8" w:rsidP="00D43DF8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-1192530</wp:posOffset>
                </wp:positionV>
                <wp:extent cx="1905000" cy="381000"/>
                <wp:effectExtent l="0" t="0" r="19050" b="1905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3DF8" w:rsidRDefault="00D43DF8">
                            <w:r>
                              <w:t>Boxed words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-13.05pt;margin-top:-93.9pt;width:150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" filled="f" strokeweight=".5pt">
                <v:fill o:detectmouseclick="t"/>
                <v:textbox>
                  <w:txbxContent>
                    <w:p w:rsidR="00D43DF8" w:rsidRDefault="00D43DF8">
                      <w:r>
                        <w:t>Boxed words</w:t>
                      </w:r>
                    </w:p>
                  </w:txbxContent>
                </v:textbox>
              </v:shape>
            </w:pict>
          </mc:Fallback>
        </mc:AlternateContent>
      </w:r>
      <w:r>
        <w:t>Anchor for a text box.</w:t>
      </w:r>
    </w:p>
    <w:p w:rsidR="00D43DF8" w:rsidRDefault="00D43DF8" w:rsidP="00D43DF8">
      <w:commentRangeStart w:id="1"/>
      <w:r>
        <w:t>Commented words</w:t>
      </w:r>
      <w:commentRangeEnd w:id="1"/>
      <w:r>
        <w:rPr>
          <w:rStyle w:val="ad"/>
        </w:rPr>
        <w:commentReference w:id="1"/>
      </w:r>
    </w:p>
    <w:p w:rsidR="00D43DF8" w:rsidRDefault="00D43DF8" w:rsidP="00D43DF8">
      <w:r>
        <w:t xml:space="preserve">Kept </w:t>
      </w:r>
      <w:ins w:id="2" w:author="user" w:date="2026-09-29T21:02:00Z">
        <w:r>
          <w:t xml:space="preserve">inserted </w:t>
        </w:r>
      </w:ins>
      <w:del w:id="3" w:author="user" w:date="2026-09-29T21:02:00Z">
        <w:r w:rsidDel="00D43DF8">
          <w:delText xml:space="preserve">deleted </w:delText>
        </w:r>
      </w:del>
      <w:r>
        <w:t>words.</w:t>
      </w:r>
    </w:p>
    <w:p w:rsidR="00D43DF8" w:rsidRDefault="00D43DF8" w:rsidP="00D43DF8">
      <w:pPr>
        <w:sectPr w:rsidR="00D43DF8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43DF8" w:rsidRDefault="00D43DF8" w:rsidP="00D43DF8">
      <w:pPr>
        <w:pStyle w:val="1"/>
      </w:pPr>
      <w:bookmarkStart w:id="4" w:name="_Toc241608190"/>
      <w:r>
        <w:lastRenderedPageBreak/>
        <w:t>Chapter two</w:t>
      </w:r>
      <w:bookmarkEnd w:id="4"/>
    </w:p>
    <w:p w:rsidR="00D43DF8" w:rsidRDefault="00D43DF8" w:rsidP="00D43DF8">
      <w:r>
        <w:t>Landscape page.</w:t>
      </w:r>
    </w:p>
    <w:p w:rsidR="00D43DF8" w:rsidRPr="00D43DF8" w:rsidRDefault="00D43DF8" w:rsidP="00D43DF8">
      <w:bookmarkStart w:id="5" w:name="_GoBack"/>
      <w:bookmarkEnd w:id="5"/>
    </w:p>
    <w:sectPr w:rsidR="00D43DF8" w:rsidRPr="00D43DF8" w:rsidSect="00D43DF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er" w:date="2026-09-29T21:02:00Z" w:initials="u">
    <w:p w:rsidR="00D43DF8" w:rsidRDefault="00D43DF8">
      <w:pPr>
        <w:pStyle w:val="ae"/>
      </w:pPr>
      <w:r>
        <w:fldChar w:fldCharType="begin"/>
      </w:r>
      <w:r>
        <w:rPr>
          <w:rStyle w:val="ad"/>
        </w:rPr>
        <w:instrText xml:space="preserve"> </w:instrText>
      </w:r>
      <w:r>
        <w:instrText>PAGE \# "'Стр: '#'</w:instrText>
      </w:r>
      <w:r>
        <w:br/>
        <w:instrText>'"</w:instrText>
      </w:r>
      <w:r>
        <w:rPr>
          <w:rStyle w:val="ad"/>
        </w:rPr>
        <w:instrText xml:space="preserve"> </w:instrText>
      </w:r>
      <w:r>
        <w:fldChar w:fldCharType="end"/>
      </w:r>
      <w:r>
        <w:rPr>
          <w:rStyle w:val="ad"/>
        </w:rPr>
        <w:annotationRef/>
      </w:r>
      <w:r>
        <w:t>A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DF8" w:rsidRDefault="00D43DF8" w:rsidP="00D43DF8">
      <w:pPr>
        <w:spacing w:after="0" w:line="240" w:lineRule="auto"/>
      </w:pPr>
      <w:r>
        <w:separator/>
      </w:r>
    </w:p>
  </w:endnote>
  <w:endnote w:type="continuationSeparator" w:id="0">
    <w:p w:rsidR="00D43DF8" w:rsidRDefault="00D43DF8" w:rsidP="00D43DF8">
      <w:pPr>
        <w:spacing w:after="0" w:line="240" w:lineRule="auto"/>
      </w:pPr>
      <w:r>
        <w:continuationSeparator/>
      </w:r>
    </w:p>
  </w:endnote>
  <w:endnote w:id="1">
    <w:p w:rsidR="00D43DF8" w:rsidRPr="00D43DF8" w:rsidRDefault="00D43DF8">
      <w:pPr>
        <w:pStyle w:val="aa"/>
        <w:rPr>
          <w:lang w:val="en-US"/>
        </w:rPr>
      </w:pPr>
      <w:r>
        <w:rPr>
          <w:rStyle w:val="ac"/>
        </w:rPr>
        <w:endnoteRef/>
      </w:r>
      <w:r>
        <w:t xml:space="preserve"> The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DF8" w:rsidRDefault="00D43DF8">
    <w:pPr>
      <w:pStyle w:val="a5"/>
    </w:pPr>
    <w:r>
      <w:t>Running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DF8" w:rsidRDefault="00D43DF8" w:rsidP="00D43DF8">
      <w:pPr>
        <w:spacing w:after="0" w:line="240" w:lineRule="auto"/>
      </w:pPr>
      <w:r>
        <w:separator/>
      </w:r>
    </w:p>
  </w:footnote>
  <w:footnote w:type="continuationSeparator" w:id="0">
    <w:p w:rsidR="00D43DF8" w:rsidRDefault="00D43DF8" w:rsidP="00D43DF8">
      <w:pPr>
        <w:spacing w:after="0" w:line="240" w:lineRule="auto"/>
      </w:pPr>
      <w:r>
        <w:continuationSeparator/>
      </w:r>
    </w:p>
  </w:footnote>
  <w:footnote w:id="1">
    <w:p w:rsidR="00D43DF8" w:rsidRPr="00D43DF8" w:rsidRDefault="00D43DF8">
      <w:pPr>
        <w:pStyle w:val="a7"/>
        <w:rPr>
          <w:lang w:val="en-US"/>
        </w:rPr>
      </w:pPr>
      <w:r>
        <w:rPr>
          <w:rStyle w:val="a9"/>
        </w:rPr>
        <w:footnoteRef/>
      </w:r>
      <w:r>
        <w:t xml:space="preserve"> The footnote text.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DF8" w:rsidRDefault="00D43DF8">
    <w:pPr>
      <w:pStyle w:val="a3"/>
    </w:pPr>
    <w:r>
      <w:t>Running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DF8"/>
    <w:rsid w:val="009F4F25"/>
    <w:rsid w:val="00D4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D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3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3DF8"/>
  </w:style>
  <w:style w:type="paragraph" w:styleId="a5">
    <w:name w:val="footer"/>
    <w:basedOn w:val="a"/>
    <w:link w:val="a6"/>
    <w:uiPriority w:val="99"/>
    <w:unhideWhenUsed/>
    <w:rsid w:val="00D43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3DF8"/>
  </w:style>
  <w:style w:type="character" w:customStyle="1" w:styleId="10">
    <w:name w:val="Заголовок 1 Знак"/>
    <w:basedOn w:val="a0"/>
    <w:link w:val="1"/>
    <w:uiPriority w:val="9"/>
    <w:rsid w:val="00D43D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footnote text"/>
    <w:basedOn w:val="a"/>
    <w:link w:val="a8"/>
    <w:uiPriority w:val="99"/>
    <w:semiHidden/>
    <w:unhideWhenUsed/>
    <w:rsid w:val="00D43DF8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D43DF8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D43DF8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D43DF8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D43DF8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D43DF8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D43DF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43DF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43DF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43D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43DF8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D43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43DF8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43DF8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D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3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43DF8"/>
  </w:style>
  <w:style w:type="paragraph" w:styleId="a5">
    <w:name w:val="footer"/>
    <w:basedOn w:val="a"/>
    <w:link w:val="a6"/>
    <w:uiPriority w:val="99"/>
    <w:unhideWhenUsed/>
    <w:rsid w:val="00D43D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43DF8"/>
  </w:style>
  <w:style w:type="character" w:customStyle="1" w:styleId="10">
    <w:name w:val="Заголовок 1 Знак"/>
    <w:basedOn w:val="a0"/>
    <w:link w:val="1"/>
    <w:uiPriority w:val="9"/>
    <w:rsid w:val="00D43D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footnote text"/>
    <w:basedOn w:val="a"/>
    <w:link w:val="a8"/>
    <w:uiPriority w:val="99"/>
    <w:semiHidden/>
    <w:unhideWhenUsed/>
    <w:rsid w:val="00D43DF8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D43DF8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D43DF8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D43DF8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D43DF8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D43DF8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D43DF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43DF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43DF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43D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43DF8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D43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43DF8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D43DF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2026-09-29T16:02:00Z</dcterms:created>
  <dcterms:modified xsi:type="dcterms:W3CDTF">2026-09-29T16:02:00Z</dcterms:modified>
</cp:coreProperties>
</file>